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C5BEE" w14:textId="4592F355" w:rsidR="00095C14" w:rsidRDefault="00F1482B">
      <w:r>
        <w:rPr>
          <w:b/>
        </w:rPr>
        <w:t>SW</w:t>
      </w:r>
      <w:r w:rsidR="00DF38E6">
        <w:rPr>
          <w:b/>
        </w:rPr>
        <w:t>-03</w:t>
      </w:r>
      <w:r>
        <w:rPr>
          <w:b/>
        </w:rPr>
        <w:t>: Verifiable Autonomous Change Agents (AO</w:t>
      </w:r>
      <w:r w:rsidR="006C3877">
        <w:rPr>
          <w:b/>
        </w:rPr>
        <w:t>S</w:t>
      </w:r>
      <w:r>
        <w:rPr>
          <w:b/>
        </w:rPr>
        <w:t>-WebAPI 2)</w:t>
      </w:r>
    </w:p>
    <w:p w14:paraId="490F8E5B" w14:textId="77777777" w:rsidR="00095C14" w:rsidRPr="006C3877" w:rsidRDefault="00F1482B">
      <w:pPr>
        <w:rPr>
          <w:lang w:val="nl-NL"/>
        </w:rPr>
      </w:pPr>
      <w:r w:rsidRPr="006C3877">
        <w:rPr>
          <w:b/>
          <w:lang w:val="nl-NL"/>
        </w:rPr>
        <w:t xml:space="preserve">Categorie: </w:t>
      </w:r>
      <w:r w:rsidRPr="006C3877">
        <w:rPr>
          <w:lang w:val="nl-NL"/>
        </w:rPr>
        <w:t>Ontwikkelingsproject</w:t>
      </w:r>
    </w:p>
    <w:p w14:paraId="74D50B2D" w14:textId="77777777" w:rsidR="00095C14" w:rsidRPr="006C3877" w:rsidRDefault="00F1482B">
      <w:pPr>
        <w:rPr>
          <w:lang w:val="nl-NL"/>
        </w:rPr>
      </w:pPr>
      <w:r w:rsidRPr="006C3877">
        <w:rPr>
          <w:b/>
          <w:lang w:val="nl-NL"/>
        </w:rPr>
        <w:t xml:space="preserve">Zwaartepunt: </w:t>
      </w:r>
      <w:r w:rsidRPr="006C3877">
        <w:rPr>
          <w:lang w:val="nl-NL"/>
        </w:rPr>
        <w:t>Technisch nieuw(e) (onderdeel van) programmatuur</w:t>
      </w:r>
    </w:p>
    <w:p w14:paraId="2C1AC08C" w14:textId="4FC1A4B7" w:rsidR="00095C14" w:rsidRDefault="00F1482B">
      <w:r>
        <w:rPr>
          <w:b/>
        </w:rPr>
        <w:t xml:space="preserve">Uren: </w:t>
      </w:r>
      <w:r>
        <w:t>1200</w:t>
      </w:r>
    </w:p>
    <w:p w14:paraId="1DB64887" w14:textId="27B4BB78" w:rsidR="00B2045A" w:rsidRDefault="00F1482B" w:rsidP="00B2045A">
      <w:r>
        <w:rPr>
          <w:b/>
        </w:rPr>
        <w:t>Projectomschrijving</w:t>
      </w:r>
      <w:r>
        <w:br/>
      </w:r>
      <w:r w:rsidR="00B2045A">
        <w:t>StellaDev's 2026 AOS-WebAPI work produced signed manifests and byte-identical replay of recorded, read-only agent runs, model routing, container-based tool isolation and playbook-guided planning. Testing exposed unresolved limitations: model outputs cannot be regenerated independently of recordings, agents cannot safely apply changes, and container cold starts take about 225 ms p95 (versus 27 ms warm). Replay also covers sequential execution only.</w:t>
      </w:r>
    </w:p>
    <w:p w14:paraId="7C5DB3B2" w14:textId="6F7DEF67" w:rsidR="00B2045A" w:rsidRDefault="00B2045A" w:rsidP="681E8F95">
      <w:r>
        <w:t xml:space="preserve">In 2027, StellaDev will develop AOS-WebAPI v2 in C# (.NET 10) and Python, focusing on five new software </w:t>
      </w:r>
      <w:r w:rsidR="3E5B5870">
        <w:t>components</w:t>
      </w:r>
      <w:r>
        <w:t>:</w:t>
      </w:r>
    </w:p>
    <w:p w14:paraId="3B0EE673" w14:textId="3D92D1E5" w:rsidR="00B2045A" w:rsidRDefault="00B2045A" w:rsidP="00B2045A">
      <w:pPr>
        <w:pStyle w:val="ListParagraph"/>
        <w:numPr>
          <w:ilvl w:val="0"/>
          <w:numId w:val="1"/>
        </w:numPr>
      </w:pPr>
      <w:r>
        <w:t>Reproducible Inference Engine</w:t>
      </w:r>
      <w:r w:rsidR="42718086">
        <w:t xml:space="preserve">: </w:t>
      </w:r>
      <w:r>
        <w:t>controls execution of local models below 7B parameters to enable independently verifiable outputs.</w:t>
      </w:r>
    </w:p>
    <w:p w14:paraId="62E7AAA2" w14:textId="2A409240" w:rsidR="00B2045A" w:rsidRDefault="00B2045A" w:rsidP="00B2045A">
      <w:pPr>
        <w:pStyle w:val="ListParagraph"/>
        <w:numPr>
          <w:ilvl w:val="0"/>
          <w:numId w:val="1"/>
        </w:numPr>
      </w:pPr>
      <w:r>
        <w:t>Transactional Change Engine</w:t>
      </w:r>
      <w:r w:rsidR="7A636E3E">
        <w:t>:</w:t>
      </w:r>
      <w:r>
        <w:t xml:space="preserve"> tracks and verifies code and configuration changes in an isolated workspace before commit or rollback.</w:t>
      </w:r>
    </w:p>
    <w:p w14:paraId="012F0D73" w14:textId="531819B4" w:rsidR="00B2045A" w:rsidRDefault="00B2045A" w:rsidP="00B2045A">
      <w:pPr>
        <w:pStyle w:val="ListParagraph"/>
        <w:numPr>
          <w:ilvl w:val="0"/>
          <w:numId w:val="1"/>
        </w:numPr>
      </w:pPr>
      <w:r>
        <w:t>Constrained Planning Module</w:t>
      </w:r>
      <w:r w:rsidR="3A1ABF2F">
        <w:t>:</w:t>
      </w:r>
      <w:r>
        <w:t xml:space="preserve"> generates and repairs permitted multi-step plans for unfamiliar tasks using small local models.</w:t>
      </w:r>
    </w:p>
    <w:p w14:paraId="454DC807" w14:textId="346F1D9E" w:rsidR="00B2045A" w:rsidRDefault="00B2045A" w:rsidP="00B2045A">
      <w:pPr>
        <w:pStyle w:val="ListParagraph"/>
        <w:numPr>
          <w:ilvl w:val="0"/>
          <w:numId w:val="1"/>
        </w:numPr>
      </w:pPr>
      <w:r>
        <w:t>Snapshot Isolation Component</w:t>
      </w:r>
      <w:r w:rsidR="6D2A1B1F">
        <w:t>:</w:t>
      </w:r>
      <w:r>
        <w:t xml:space="preserve"> restores micro-VMs from snapshots while reinitialising tenant-specific state, targeting cold starts below 50 ms.</w:t>
      </w:r>
    </w:p>
    <w:p w14:paraId="0BCB52FB" w14:textId="26D5D9AB" w:rsidR="00B2045A" w:rsidRDefault="00B2045A" w:rsidP="00B2045A">
      <w:pPr>
        <w:pStyle w:val="ListParagraph"/>
        <w:numPr>
          <w:ilvl w:val="0"/>
          <w:numId w:val="1"/>
        </w:numPr>
      </w:pPr>
      <w:r>
        <w:t>Concurrent Replay Component</w:t>
      </w:r>
      <w:r w:rsidR="1D9F2AC4">
        <w:t>:</w:t>
      </w:r>
      <w:r>
        <w:t xml:space="preserve"> records causal execution order and replays parallel agent steps with controlled scheduling.</w:t>
      </w:r>
    </w:p>
    <w:p w14:paraId="195996CD" w14:textId="123B15DE" w:rsidR="00095C14" w:rsidRDefault="00B2045A" w:rsidP="00B2045A">
      <w:r>
        <w:t>The development focuses on programming and experimentally validating these mechanisms.</w:t>
      </w:r>
      <w:commentRangeStart w:id="0"/>
      <w:ins w:id="1" w:author="Claude" w:date="2026-10-29T12:00:00Z">
        <w:r>
          <w:t xml:space="preserve"> Unlike agent frameworks that change systems without verifiable rollback or replay, AOS-WebAPI v2 aims to make every agent change verifiable, reversible and reproducible.</w:t>
        </w:r>
      </w:ins>
      <w:commentRangeEnd w:id="0"/>
      <w:r>
        <w:rPr>
          <w:rStyle w:val="CommentReference"/>
          <w:sz w:val="22"/>
          <w:szCs w:val="22"/>
        </w:rPr>
        <w:commentReference w:id="0"/>
      </w:r>
    </w:p>
    <w:p w14:paraId="1CFAE515" w14:textId="77777777" w:rsidR="00095C14" w:rsidRDefault="00F1482B">
      <w:r>
        <w:rPr>
          <w:b/>
        </w:rPr>
        <w:t xml:space="preserve">Startdatum project: </w:t>
      </w:r>
      <w:r>
        <w:t>01/01/2027</w:t>
      </w:r>
    </w:p>
    <w:p w14:paraId="6033095B" w14:textId="77777777" w:rsidR="00095C14" w:rsidRDefault="00F1482B">
      <w:r>
        <w:rPr>
          <w:b/>
        </w:rPr>
        <w:t xml:space="preserve">Projectplanning </w:t>
      </w:r>
    </w:p>
    <w:tbl>
      <w:tblPr>
        <w:tblStyle w:val="TableGrid"/>
        <w:tblW w:w="0" w:type="auto"/>
        <w:tblLook w:val="04A0" w:firstRow="1" w:lastRow="0" w:firstColumn="1" w:lastColumn="0" w:noHBand="0" w:noVBand="1"/>
      </w:tblPr>
      <w:tblGrid>
        <w:gridCol w:w="4509"/>
        <w:gridCol w:w="4508"/>
      </w:tblGrid>
      <w:tr w:rsidR="00095C14" w14:paraId="0E57641A" w14:textId="77777777">
        <w:tc>
          <w:tcPr>
            <w:tcW w:w="4513" w:type="dxa"/>
          </w:tcPr>
          <w:p w14:paraId="20FAC0C7" w14:textId="77777777" w:rsidR="00095C14" w:rsidRDefault="00F1482B">
            <w:r>
              <w:rPr>
                <w:b/>
              </w:rPr>
              <w:t xml:space="preserve">Activiteit </w:t>
            </w:r>
          </w:p>
        </w:tc>
        <w:tc>
          <w:tcPr>
            <w:tcW w:w="4513" w:type="dxa"/>
          </w:tcPr>
          <w:p w14:paraId="4EC2482A" w14:textId="77777777" w:rsidR="00095C14" w:rsidRDefault="00F1482B">
            <w:r>
              <w:rPr>
                <w:b/>
              </w:rPr>
              <w:t xml:space="preserve">Einddatum </w:t>
            </w:r>
          </w:p>
        </w:tc>
      </w:tr>
      <w:tr w:rsidR="00095C14" w14:paraId="7E3C7356" w14:textId="77777777">
        <w:tc>
          <w:tcPr>
            <w:tcW w:w="4513" w:type="dxa"/>
          </w:tcPr>
          <w:p w14:paraId="49A8020D" w14:textId="77777777" w:rsidR="00095C14" w:rsidRDefault="00F1482B">
            <w:r>
              <w:t>1. Reproducible Inference Engine</w:t>
            </w:r>
          </w:p>
        </w:tc>
        <w:tc>
          <w:tcPr>
            <w:tcW w:w="4513" w:type="dxa"/>
          </w:tcPr>
          <w:p w14:paraId="4D6386F0" w14:textId="77777777" w:rsidR="00095C14" w:rsidRDefault="00F1482B">
            <w:r>
              <w:t>31/12/2027</w:t>
            </w:r>
          </w:p>
        </w:tc>
      </w:tr>
      <w:tr w:rsidR="00095C14" w14:paraId="14DD4F2F" w14:textId="77777777">
        <w:tc>
          <w:tcPr>
            <w:tcW w:w="4513" w:type="dxa"/>
          </w:tcPr>
          <w:p w14:paraId="70219563" w14:textId="77777777" w:rsidR="00095C14" w:rsidRDefault="00F1482B">
            <w:r>
              <w:t>2. Transactional Change Engine</w:t>
            </w:r>
          </w:p>
        </w:tc>
        <w:tc>
          <w:tcPr>
            <w:tcW w:w="4513" w:type="dxa"/>
          </w:tcPr>
          <w:p w14:paraId="536CED6D" w14:textId="77777777" w:rsidR="00095C14" w:rsidRDefault="00F1482B">
            <w:r>
              <w:t>31/12/2027</w:t>
            </w:r>
          </w:p>
        </w:tc>
      </w:tr>
      <w:tr w:rsidR="00095C14" w14:paraId="3C3B580A" w14:textId="77777777">
        <w:tc>
          <w:tcPr>
            <w:tcW w:w="4513" w:type="dxa"/>
          </w:tcPr>
          <w:p w14:paraId="093376B9" w14:textId="77777777" w:rsidR="00095C14" w:rsidRDefault="00F1482B">
            <w:r>
              <w:t>3. Constrained Planning Module</w:t>
            </w:r>
          </w:p>
        </w:tc>
        <w:tc>
          <w:tcPr>
            <w:tcW w:w="4513" w:type="dxa"/>
          </w:tcPr>
          <w:p w14:paraId="165E56F9" w14:textId="77777777" w:rsidR="00095C14" w:rsidRDefault="00F1482B">
            <w:r>
              <w:t>31/12/2027</w:t>
            </w:r>
          </w:p>
        </w:tc>
      </w:tr>
      <w:tr w:rsidR="00095C14" w14:paraId="27C5A916" w14:textId="77777777">
        <w:tc>
          <w:tcPr>
            <w:tcW w:w="4513" w:type="dxa"/>
          </w:tcPr>
          <w:p w14:paraId="4BAD3958" w14:textId="77777777" w:rsidR="00095C14" w:rsidRDefault="00F1482B">
            <w:r>
              <w:t>4. Snapshot Isolation Component</w:t>
            </w:r>
          </w:p>
        </w:tc>
        <w:tc>
          <w:tcPr>
            <w:tcW w:w="4513" w:type="dxa"/>
          </w:tcPr>
          <w:p w14:paraId="4F7DCA45" w14:textId="77777777" w:rsidR="00095C14" w:rsidRDefault="00F1482B">
            <w:r>
              <w:t>31/12/2027</w:t>
            </w:r>
          </w:p>
        </w:tc>
      </w:tr>
      <w:tr w:rsidR="00095C14" w14:paraId="3D431627" w14:textId="77777777">
        <w:tc>
          <w:tcPr>
            <w:tcW w:w="4513" w:type="dxa"/>
          </w:tcPr>
          <w:p w14:paraId="64F479AC" w14:textId="77777777" w:rsidR="00095C14" w:rsidRDefault="00F1482B">
            <w:r>
              <w:t>5. Concurrent Replay Component</w:t>
            </w:r>
          </w:p>
        </w:tc>
        <w:tc>
          <w:tcPr>
            <w:tcW w:w="4513" w:type="dxa"/>
          </w:tcPr>
          <w:p w14:paraId="11EC9CAB" w14:textId="77777777" w:rsidR="00095C14" w:rsidRDefault="00F1482B">
            <w:r>
              <w:t>31/12/2027</w:t>
            </w:r>
          </w:p>
        </w:tc>
      </w:tr>
    </w:tbl>
    <w:p w14:paraId="51B59B53" w14:textId="77777777" w:rsidR="00095C14" w:rsidRDefault="00095C14"/>
    <w:p w14:paraId="34A7BAF3" w14:textId="77777777" w:rsidR="00BF5B53" w:rsidRDefault="00F1482B" w:rsidP="00853C3D">
      <w:r>
        <w:rPr>
          <w:b/>
        </w:rPr>
        <w:t>Technische knelpunten</w:t>
      </w:r>
    </w:p>
    <w:p w14:paraId="319AACE6" w14:textId="71EEED4D" w:rsidR="00853C3D" w:rsidRDefault="112E3933" w:rsidP="681E8F95">
      <w:r>
        <w:t>TC1</w:t>
      </w:r>
      <w:r w:rsidR="51C6D80C">
        <w:t xml:space="preserve">. </w:t>
      </w:r>
      <w:r w:rsidR="659AFD5B">
        <w:t xml:space="preserve">Reproducing </w:t>
      </w:r>
      <w:r w:rsidR="789085FE">
        <w:t>output</w:t>
      </w:r>
      <w:r w:rsidR="659AFD5B">
        <w:t xml:space="preserve"> requires control of numerical execution, not replaying recordings</w:t>
      </w:r>
      <w:r>
        <w:t xml:space="preserve">. </w:t>
      </w:r>
      <w:r w:rsidR="2719BE7C">
        <w:t>R</w:t>
      </w:r>
      <w:r>
        <w:t>eduction order, batching, kernel selection and quantisation can change outputs across runs.</w:t>
      </w:r>
      <w:r w:rsidR="7D9CE74E">
        <w:t xml:space="preserve"> </w:t>
      </w:r>
      <w:r w:rsidR="659AFD5B">
        <w:lastRenderedPageBreak/>
        <w:t>Runtimes s</w:t>
      </w:r>
      <w:bookmarkStart w:id="2" w:name="OpenAt"/>
      <w:bookmarkEnd w:id="2"/>
      <w:r w:rsidR="659AFD5B">
        <w:t>uch as llama.cpp can</w:t>
      </w:r>
      <w:r w:rsidR="35469DC8">
        <w:t>not</w:t>
      </w:r>
      <w:r w:rsidR="659AFD5B">
        <w:t xml:space="preserve"> ensure identical outputs across varying batches, kernels and hardware.</w:t>
      </w:r>
      <w:r>
        <w:t xml:space="preserve"> </w:t>
      </w:r>
      <w:r w:rsidR="2ADAF63A">
        <w:t xml:space="preserve">It is technically challenging to </w:t>
      </w:r>
      <w:r w:rsidR="1219F7A3">
        <w:t xml:space="preserve">develop </w:t>
      </w:r>
      <w:r w:rsidR="35469DC8">
        <w:t xml:space="preserve">code to enforce </w:t>
      </w:r>
      <w:r w:rsidR="19FDAB5C">
        <w:t xml:space="preserve">and </w:t>
      </w:r>
      <w:r w:rsidR="35469DC8">
        <w:t xml:space="preserve">verify computation paths </w:t>
      </w:r>
      <w:commentRangeStart w:id="3"/>
      <w:r>
        <w:t>without</w:t>
      </w:r>
      <w:r w:rsidR="396CCE4F">
        <w:t xml:space="preserve"> </w:t>
      </w:r>
      <w:r w:rsidR="396CCE4F" w:rsidRPr="681E8F95">
        <w:rPr>
          <w:rFonts w:ascii="Aptos" w:eastAsia="Aptos" w:hAnsi="Aptos" w:cs="Aptos"/>
        </w:rPr>
        <w:t>prohibitive</w:t>
      </w:r>
      <w:r>
        <w:t xml:space="preserve"> </w:t>
      </w:r>
      <w:r w:rsidR="2C4FA542">
        <w:t>inference overhead</w:t>
      </w:r>
      <w:r>
        <w:t>.</w:t>
      </w:r>
      <w:commentRangeEnd w:id="3"/>
      <w:r w:rsidR="00853C3D">
        <w:rPr>
          <w:rStyle w:val="CommentReference"/>
          <w:sz w:val="22"/>
          <w:szCs w:val="22"/>
        </w:rPr>
        <w:commentReference w:id="3"/>
      </w:r>
    </w:p>
    <w:p w14:paraId="234B338D" w14:textId="7DB4A112" w:rsidR="00853C3D" w:rsidRDefault="00853C3D" w:rsidP="681E8F95">
      <w:r>
        <w:t>TC2</w:t>
      </w:r>
      <w:r w:rsidR="00DB16FF">
        <w:t>.</w:t>
      </w:r>
      <w:r>
        <w:t xml:space="preserve"> </w:t>
      </w:r>
      <w:r w:rsidR="00884608">
        <w:t>A</w:t>
      </w:r>
      <w:r>
        <w:t xml:space="preserve">tomic application of agent-generated code and configuration changes. An edit can affect files, generated artefacts and caches; build/test tools may alter state outside the workspace. </w:t>
      </w:r>
      <w:r w:rsidR="68524AA5">
        <w:t>It is technically challenging to develop</w:t>
      </w:r>
      <w:r w:rsidR="000202A3">
        <w:t xml:space="preserve"> code t</w:t>
      </w:r>
      <w:r w:rsidR="08476F8E">
        <w:t>hat</w:t>
      </w:r>
      <w:r w:rsidR="000202A3">
        <w:t xml:space="preserve"> identif</w:t>
      </w:r>
      <w:r w:rsidR="771936F2">
        <w:t>ies</w:t>
      </w:r>
      <w:r w:rsidR="000202A3">
        <w:t xml:space="preserve"> and </w:t>
      </w:r>
      <w:r w:rsidR="6DDBDCF4">
        <w:t>verifies</w:t>
      </w:r>
      <w:r w:rsidR="000202A3">
        <w:t xml:space="preserve"> the relevant change set and prevent</w:t>
      </w:r>
      <w:r w:rsidR="7751C761">
        <w:t>s</w:t>
      </w:r>
      <w:r w:rsidR="000202A3">
        <w:t xml:space="preserve"> untracked effects before atomic commit or rollback.</w:t>
      </w:r>
    </w:p>
    <w:p w14:paraId="7CC02CAC" w14:textId="0F96ED18" w:rsidR="00752894" w:rsidRDefault="01E68ECE" w:rsidP="00853C3D">
      <w:r>
        <w:t xml:space="preserve">TC3. </w:t>
      </w:r>
      <w:r w:rsidR="72C0FAD7">
        <w:t>P</w:t>
      </w:r>
      <w:r>
        <w:t xml:space="preserve">laybooks and </w:t>
      </w:r>
      <w:r w:rsidR="3CCA308A">
        <w:t>critics</w:t>
      </w:r>
      <w:r>
        <w:t xml:space="preserve"> validate known action sequences, but unfamiliar repository tasks introduce dependencies that change each generated edit. </w:t>
      </w:r>
      <w:r w:rsidR="3FA750E8">
        <w:t>A</w:t>
      </w:r>
      <w:r>
        <w:t>ction</w:t>
      </w:r>
      <w:r w:rsidR="3FA750E8">
        <w:t>s</w:t>
      </w:r>
      <w:r>
        <w:t xml:space="preserve"> may invalidate files, symbols or preconditions required by later steps, even when individual actions are valid. It is uncertain whether changing dependencies can be tracked and affected steps selectively repaired without further inconsistencies or restarting the plan.</w:t>
      </w:r>
    </w:p>
    <w:p w14:paraId="0D100F59" w14:textId="202CFB86" w:rsidR="00853C3D" w:rsidRDefault="00853C3D" w:rsidP="00853C3D">
      <w:r>
        <w:t>TC4</w:t>
      </w:r>
      <w:r w:rsidR="00884608">
        <w:t>.</w:t>
      </w:r>
      <w:r>
        <w:t xml:space="preserve"> VM-level tenant isolation with cold starts below 50 ms. 2026 container sandbox achieved </w:t>
      </w:r>
      <w:r w:rsidR="004014ED">
        <w:t>~</w:t>
      </w:r>
      <w:r>
        <w:t xml:space="preserve">27 ms p95 warm starts, but 225 ms p95 cold starts. Restored memory snapshots may carry secrets and identifiers into a new tenant context, while resetting this state adds overhead. It is uncertain whether isolation and latency </w:t>
      </w:r>
      <w:r w:rsidR="000C756A">
        <w:t>targets</w:t>
      </w:r>
      <w:r>
        <w:t xml:space="preserve"> </w:t>
      </w:r>
      <w:r w:rsidR="009A61E6">
        <w:t>can</w:t>
      </w:r>
      <w:r>
        <w:t xml:space="preserve"> be achieved.</w:t>
      </w:r>
    </w:p>
    <w:p w14:paraId="3F14B218" w14:textId="326EA712" w:rsidR="00095C14" w:rsidRDefault="00853C3D" w:rsidP="00853C3D">
      <w:r>
        <w:t>Contin</w:t>
      </w:r>
      <w:r w:rsidR="00833AD0">
        <w:t>uation</w:t>
      </w:r>
      <w:r>
        <w:t xml:space="preserve"> in Progr</w:t>
      </w:r>
      <w:r w:rsidR="3E7F1D51">
        <w:t>amming</w:t>
      </w:r>
      <w:r>
        <w:t xml:space="preserve"> Languages.</w:t>
      </w:r>
    </w:p>
    <w:p w14:paraId="2090D9F5" w14:textId="46E86F4D" w:rsidR="008D5F05" w:rsidRDefault="00F1482B" w:rsidP="008D5F05">
      <w:r>
        <w:rPr>
          <w:b/>
        </w:rPr>
        <w:t>Oplossingsrichtingen</w:t>
      </w:r>
    </w:p>
    <w:p w14:paraId="70064B3E" w14:textId="77777777" w:rsidR="008D5F05" w:rsidRDefault="008D5F05" w:rsidP="008D5F05">
      <w:r>
        <w:t>TS1. Develop inference-control code for reduction order, batch composition and kernel selection in defined local-model execution profiles. Record model, input and execution settings and a cryptographic output fingerprint to compare independently generated results. Where bit-identical results are infeasible across hardware, test bounded output equivalence. TR: deterministic execution may be too slow or equivalence too weak for verification.</w:t>
      </w:r>
    </w:p>
    <w:p w14:paraId="4CC31DF0" w14:textId="77777777" w:rsidR="008D5F05" w:rsidRDefault="008D5F05" w:rsidP="008D5F05">
      <w:r>
        <w:t>TS2. Develop a transactional change component using a copy-on-write, content-addressed workspace. Capture candidate file and configuration changes, check them against signed policies and run named technical verification profiles before commit. On failed verification, discard the candidate workspace. Investigate how build/test effects outside this workspace can be detected or blocked. TR: hidden side effects may prevent complete rollback.</w:t>
      </w:r>
    </w:p>
    <w:p w14:paraId="54FF6DEA" w14:textId="77777777" w:rsidR="00AD0A8E" w:rsidRDefault="00AD0A8E" w:rsidP="008D5F05">
      <w:r w:rsidRPr="00AD0A8E">
        <w:t>TS3. Develop custom planning and plan-repair logic that uses grammar-constrained decoding to construct permitted action sequences for previously unseen repository tasks, rather than relying on predefined playbooks</w:t>
      </w:r>
      <w:commentRangeStart w:id="4"/>
      <w:ins w:id="5" w:author="Claude" w:date="2026-10-29T12:00:00Z">
        <w:r>
          <w:t xml:space="preserve"> or external LLMs</w:t>
        </w:r>
      </w:ins>
      <w:commentRangeEnd w:id="4"/>
      <w:r w:rsidRPr="00AD0A8E">
        <w:rPr>
          <w:rStyle w:val="CommentReference"/>
          <w:sz w:val="22"/>
          <w:szCs w:val="22"/>
        </w:rPr>
        <w:commentReference w:id="4"/>
      </w:r>
      <w:r w:rsidRPr="00AD0A8E">
        <w:t>. Extend the 2026 critic using signed execution traces and develop verification-driven mechanisms for repairing invalid plans. TR: constrained decoding may prevent valid plans, while the critic may fail to identify incorrect actions in unfamiliar repositories.</w:t>
      </w:r>
    </w:p>
    <w:p w14:paraId="18010EA0" w14:textId="299BB1C4" w:rsidR="00095C14" w:rsidRDefault="008D5F05" w:rsidP="008D5F05">
      <w:r>
        <w:t>Continuation in Programming Languages.</w:t>
      </w:r>
    </w:p>
    <w:p w14:paraId="7B53C79D" w14:textId="77777777" w:rsidR="000475A5" w:rsidRDefault="00F1482B" w:rsidP="000475A5">
      <w:r>
        <w:rPr>
          <w:b/>
        </w:rPr>
        <w:t>Programmeertalen</w:t>
      </w:r>
      <w:r>
        <w:br/>
        <w:t>• Languages: C# (.NET 10), Python</w:t>
      </w:r>
      <w:r>
        <w:br/>
        <w:t xml:space="preserve">• Frameworks: ASP.NET Core Web API, llama.cpp and ONNX Runtime (evaluated for </w:t>
      </w:r>
      <w:r>
        <w:lastRenderedPageBreak/>
        <w:t>reproducible inference)</w:t>
      </w:r>
      <w:r>
        <w:br/>
        <w:t>• Infrastructure: Docker, Linux KVM, Firecracker micro-VMs</w:t>
      </w:r>
      <w:r>
        <w:br/>
        <w:t>• Libraries: Serilog, OpenTelemetry, xUnit, MathNet.Numerics</w:t>
      </w:r>
      <w:r>
        <w:br/>
        <w:t>• Techniques: grammar-constrained decoding, copy-on-write workspaces, memory snapshots, deterministic scheduling, HMAC-SHA256 signing</w:t>
      </w:r>
      <w:r>
        <w:br/>
      </w:r>
      <w:r>
        <w:br/>
      </w:r>
      <w:r w:rsidR="000475A5">
        <w:t>Continuation TCs:</w:t>
      </w:r>
    </w:p>
    <w:p w14:paraId="7EC6C197" w14:textId="54EF4C6D" w:rsidR="000475A5" w:rsidRDefault="000475A5" w:rsidP="000475A5">
      <w:r>
        <w:t>TC5. Parallel agent calls introduce nondeterministic scheduling, shared-state races and partial failures. The 2026 engine replays only sequential recordings. It is uncertain how to reproduce the causal order and resulting state of concurrent runs without serialising all execution.</w:t>
      </w:r>
    </w:p>
    <w:p w14:paraId="0468CEAF" w14:textId="157B24BA" w:rsidR="000475A5" w:rsidRDefault="000475A5" w:rsidP="000475A5">
      <w:r>
        <w:t>Continuation T</w:t>
      </w:r>
      <w:r w:rsidR="003752C9">
        <w:t>Ss</w:t>
      </w:r>
      <w:r>
        <w:t>:</w:t>
      </w:r>
    </w:p>
    <w:p w14:paraId="4F70AE5E" w14:textId="77777777" w:rsidR="00452A4D" w:rsidRDefault="00452A4D" w:rsidP="000475A5">
      <w:r w:rsidRPr="00452A4D">
        <w:t>TS4. Develop snapshot restoration and tenant-state reinitialisation logic for micro-VMs, including the replacement of inherited secrets and identifiers before tool execution. Investigate whether tenant isolation can be maintained while achieving end-to-end cold-start latency below 50 ms (p95). Validate the mechanism through latency measurements and cross-tenant isolation tests. TR: state reinitialisation may introduce excessive latency or leave inherited application state accessible.</w:t>
      </w:r>
    </w:p>
    <w:p w14:paraId="7B9AC3AC" w14:textId="4279A30B" w:rsidR="00095C14" w:rsidRDefault="000475A5" w:rsidP="000475A5">
      <w:r>
        <w:t xml:space="preserve">TS5. Develop causal execution logs and a deterministic scheduler for replaying parallel steps. Validate </w:t>
      </w:r>
      <w:commentRangeStart w:id="6"/>
      <w:del w:id="7" w:author="Claude" w:date="2026-10-29T12:00:00Z">
        <w:r>
          <w:delText>shared-state contention and partial failures.</w:delText>
        </w:r>
      </w:del>
      <w:ins w:id="8" w:author="Claude" w:date="2026-10-29T12:00:00Z">
        <w:r>
          <w:t>against shared-state races and injected partial failures.</w:t>
        </w:r>
      </w:ins>
      <w:commentRangeEnd w:id="6"/>
      <w:r>
        <w:rPr>
          <w:rStyle w:val="CommentReference"/>
          <w:sz w:val="22"/>
          <w:szCs w:val="22"/>
        </w:rPr>
        <w:commentReference w:id="6"/>
      </w:r>
      <w:r>
        <w:t xml:space="preserve"> TR: essential interleavings may escape logging or instrumentation may undermine parallel performance.</w:t>
      </w:r>
    </w:p>
    <w:p w14:paraId="05DC45CB" w14:textId="4554B6EA" w:rsidR="00354B0D" w:rsidRDefault="00F1482B" w:rsidP="00354B0D">
      <w:r>
        <w:rPr>
          <w:b/>
        </w:rPr>
        <w:t>Technische nieuwheid</w:t>
      </w:r>
      <w:r>
        <w:br/>
      </w:r>
      <w:r w:rsidR="00354B0D">
        <w:t>Technical novelty for StellaDev lies in developing software mechanisms beyond the working principles demonstrated in its 2026 AOS-WebAPI project. The existing platform records and replays signed, sequential agent workflows, uses validated playbooks for planning and isolates tools in containers. It cannot independently reproduce model outputs, safely apply agent-generated changes or replay parallel steps.</w:t>
      </w:r>
    </w:p>
    <w:p w14:paraId="1320392F" w14:textId="4BD97B43" w:rsidR="00354B0D" w:rsidRDefault="00354B0D" w:rsidP="00354B0D">
      <w:r>
        <w:t>In 2027, StellaDev will develop custom inference-control logic to reduce numerical nondeterminism; transactional logic to detect, verify and reverse changes to code and configuration; and planning and repair logic for unfamiliar tasks without predefined playbooks. It will also develop tenant-state reinitialisation during micro-VM snapshot restoration, aiming for cold starts below 50 ms, and causal logging with deterministic scheduling for concurrent replay.</w:t>
      </w:r>
    </w:p>
    <w:p w14:paraId="7B519C7C" w14:textId="563E8B87" w:rsidR="00095C14" w:rsidRDefault="00354B0D" w:rsidP="00354B0D">
      <w:r>
        <w:t>The technical uncertainties concern reproducibility without excessive overhead, detection of unintended side effects, generation of valid plans by small local models, snapshot restoration without cross-tenant state leakage and faithful replay of parallel execution. These working principles must be demonstrated through iterative programming and technical testing, rather than simply combining existing libraries or infrastructure.</w:t>
      </w:r>
    </w:p>
    <w:sectPr w:rsidR="00095C14">
      <w:pgSz w:w="11907" w:h="16839" w:code="9"/>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Filippo Margiotta" w:date="2026-10-29T12:00:00Z" w:initials="FM">
    <w:p w14:paraId="6CB9489C" w14:textId="77777777" w:rsidR="00C67AEE" w:rsidRDefault="00000000">
      <w:r>
        <w:annotationRef/>
      </w:r>
      <w:r>
        <w:t>Reinstated from your draft in shorter form: WBSO reviewers like a one-line contrast with existing agent tooling. Remove if you prefer the novelty section to carry this alone.</w:t>
      </w:r>
    </w:p>
  </w:comment>
  <w:comment w:id="3" w:author="Nick Meijerhof" w:date="2026-10-28T15:16:00Z" w:initials="NM">
    <w:p w14:paraId="5D2EBB61" w14:textId="5B31AC84" w:rsidR="00000000" w:rsidRDefault="00000000">
      <w:r>
        <w:annotationRef/>
      </w:r>
      <w:r w:rsidRPr="3243B0C0">
        <w:t>waarom?</w:t>
      </w:r>
    </w:p>
  </w:comment>
  <w:comment w:id="4" w:author="Filippo Margiotta" w:date="2026-10-29T12:00:00Z" w:initials="FM">
    <w:p w14:paraId="1B238043" w14:textId="77777777" w:rsidR="00C67AEE" w:rsidRDefault="00000000">
      <w:r>
        <w:annotationRef/>
      </w:r>
      <w:r>
        <w:t>Restored from your draft ('without external LLMs'): it states a concrete boundary for the approach and supports the claim that small local models are the research subject.</w:t>
      </w:r>
    </w:p>
  </w:comment>
  <w:comment w:id="6" w:author="Filippo Margiotta" w:date="2026-10-29T12:00:00Z" w:initials="FM">
    <w:p w14:paraId="3BFC39EB" w14:textId="77777777" w:rsidR="00C67AEE" w:rsidRDefault="00000000">
      <w:r>
        <w:annotationRef/>
      </w:r>
      <w:r>
        <w:t>'Shared-state contention' was vague. Reworded so the validation is concrete: races on shared state and injected partial failures.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CB9489C" w15:done="0"/>
  <w15:commentEx w15:paraId="5D2EBB61" w15:done="1"/>
  <w15:commentEx w15:paraId="1B238043" w15:done="0"/>
  <w15:commentEx w15:paraId="3BFC3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FFFEAC6" w16cex:dateUtc="2026-10-28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CB9489C" w16cid:durableId="6CB9489C"/>
  <w16cid:commentId w16cid:paraId="5D2EBB61" w16cid:durableId="6FFFEAC6"/>
  <w16cid:commentId w16cid:paraId="1B238043" w16cid:durableId="1B238043"/>
  <w16cid:commentId w16cid:paraId="3BFC39EB" w16cid:durableId="3BFC39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907C25"/>
    <w:multiLevelType w:val="hybridMultilevel"/>
    <w:tmpl w:val="E5963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0921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Meijerhof">
    <w15:presenceInfo w15:providerId="AD" w15:userId="S::nick.meijerhof@pnoinnovation.com::54eeb766-b323-4117-80fe-e0411706641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14"/>
    <w:rsid w:val="000202A3"/>
    <w:rsid w:val="000475A5"/>
    <w:rsid w:val="00095C14"/>
    <w:rsid w:val="000C756A"/>
    <w:rsid w:val="000D2A02"/>
    <w:rsid w:val="00205883"/>
    <w:rsid w:val="002257C2"/>
    <w:rsid w:val="002C0F2E"/>
    <w:rsid w:val="003104E2"/>
    <w:rsid w:val="00354B0D"/>
    <w:rsid w:val="003752C9"/>
    <w:rsid w:val="003D1BE7"/>
    <w:rsid w:val="004014ED"/>
    <w:rsid w:val="004317BD"/>
    <w:rsid w:val="00452A4D"/>
    <w:rsid w:val="00454F31"/>
    <w:rsid w:val="00540A22"/>
    <w:rsid w:val="005447C4"/>
    <w:rsid w:val="005D0445"/>
    <w:rsid w:val="00621AA4"/>
    <w:rsid w:val="006C3877"/>
    <w:rsid w:val="00752894"/>
    <w:rsid w:val="00791DC7"/>
    <w:rsid w:val="007F326C"/>
    <w:rsid w:val="007F6E20"/>
    <w:rsid w:val="0082569D"/>
    <w:rsid w:val="0083183F"/>
    <w:rsid w:val="00833AD0"/>
    <w:rsid w:val="00853C3D"/>
    <w:rsid w:val="00884608"/>
    <w:rsid w:val="008D5F05"/>
    <w:rsid w:val="009A61E6"/>
    <w:rsid w:val="009D5A01"/>
    <w:rsid w:val="00A824A9"/>
    <w:rsid w:val="00AD0A8E"/>
    <w:rsid w:val="00AD7357"/>
    <w:rsid w:val="00B2045A"/>
    <w:rsid w:val="00B87CD0"/>
    <w:rsid w:val="00BD7A66"/>
    <w:rsid w:val="00BF5B53"/>
    <w:rsid w:val="00C67AEE"/>
    <w:rsid w:val="00D07B5A"/>
    <w:rsid w:val="00D868A7"/>
    <w:rsid w:val="00DB16FF"/>
    <w:rsid w:val="00DF38E6"/>
    <w:rsid w:val="00E41AF4"/>
    <w:rsid w:val="00F1482B"/>
    <w:rsid w:val="00F17D92"/>
    <w:rsid w:val="00F50D47"/>
    <w:rsid w:val="00FA6CCD"/>
    <w:rsid w:val="01E68ECE"/>
    <w:rsid w:val="08476F8E"/>
    <w:rsid w:val="112E3933"/>
    <w:rsid w:val="1219F7A3"/>
    <w:rsid w:val="19FDAB5C"/>
    <w:rsid w:val="1D9F2AC4"/>
    <w:rsid w:val="2719BE7C"/>
    <w:rsid w:val="276C4C7B"/>
    <w:rsid w:val="29528DCA"/>
    <w:rsid w:val="2ADAF63A"/>
    <w:rsid w:val="2C4FA542"/>
    <w:rsid w:val="336BB8E1"/>
    <w:rsid w:val="35469DC8"/>
    <w:rsid w:val="396CCE4F"/>
    <w:rsid w:val="3A1ABF2F"/>
    <w:rsid w:val="3CCA308A"/>
    <w:rsid w:val="3E5B5870"/>
    <w:rsid w:val="3E7F1D51"/>
    <w:rsid w:val="3FA750E8"/>
    <w:rsid w:val="42718086"/>
    <w:rsid w:val="51C6D80C"/>
    <w:rsid w:val="536CA481"/>
    <w:rsid w:val="5A30E438"/>
    <w:rsid w:val="659AFD5B"/>
    <w:rsid w:val="681E8F95"/>
    <w:rsid w:val="682E5D45"/>
    <w:rsid w:val="68524AA5"/>
    <w:rsid w:val="6D2A1B1F"/>
    <w:rsid w:val="6DDBDCF4"/>
    <w:rsid w:val="70B0718F"/>
    <w:rsid w:val="728992DD"/>
    <w:rsid w:val="72C0FAD7"/>
    <w:rsid w:val="771936F2"/>
    <w:rsid w:val="7751C761"/>
    <w:rsid w:val="789085FE"/>
    <w:rsid w:val="7A636E3E"/>
    <w:rsid w:val="7D9CE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8661B"/>
  <w15:docId w15:val="{B14ACBF9-3B0A-4DDE-81FB-2E54405D9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ListParagraph">
    <w:name w:val="List Paragraph"/>
    <w:basedOn w:val="Normal"/>
    <w:uiPriority w:val="99"/>
    <w:unhideWhenUsed/>
    <w:rsid w:val="00B2045A"/>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2058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eea11ca-d417-4147-80ed-01a58412c458}" enabled="1" method="Standard" siteId="{bc9dc15c-61bc-4f03-b60b-e5b6d8922839}" contentBits="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Guus van der Meer</dc:creator>
  <cp:keywords/>
  <dc:description/>
  <cp:lastModifiedBy>Margiotta Filippo</cp:lastModifiedBy>
  <cp:revision>41</cp:revision>
  <dcterms:created xsi:type="dcterms:W3CDTF">2026-10-14T14:23:00Z</dcterms:created>
  <dcterms:modified xsi:type="dcterms:W3CDTF">2026-10-29T00:35:00Z</dcterms:modified>
</cp:coreProperties>
</file>